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D72BC" w:rsidRDefault="00557359">
      <w:pPr>
        <w:spacing w:after="0" w:line="240" w:lineRule="auto"/>
        <w:ind w:right="15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ПОЛЬЗОВАТЕЛЬСКОЕ СОГЛАШЕНИЕ</w:t>
      </w:r>
    </w:p>
    <w:p w14:paraId="00000002" w14:textId="77777777" w:rsidR="00AD72BC" w:rsidRDefault="00AD72BC">
      <w:pPr>
        <w:spacing w:after="0" w:line="240" w:lineRule="auto"/>
        <w:ind w:right="15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3" w14:textId="4FD97321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Настоящее Пользовательское соглашение (далее - «Соглашение») регулирует порядок использования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мобильного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приложения </w:t>
      </w:r>
      <w:r w:rsidR="006B67B7">
        <w:rPr>
          <w:rFonts w:ascii="Times New Roman" w:eastAsia="Times New Roman" w:hAnsi="Times New Roman" w:cs="Times New Roman"/>
          <w:sz w:val="24"/>
          <w:szCs w:val="24"/>
          <w:lang w:val="ru-RU"/>
        </w:rPr>
        <w:t>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Ules</w:t>
      </w:r>
      <w:proofErr w:type="spellEnd"/>
      <w:r w:rsidR="006B67B7"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отношения между Товариществом с ограниченной ответственностью «КАДКАЗ», БИН 260440025903, являющимся владельцем и разработчиком мобильного приложения </w:t>
      </w:r>
      <w:r w:rsidR="006B67B7">
        <w:rPr>
          <w:rFonts w:ascii="Times New Roman" w:eastAsia="Times New Roman" w:hAnsi="Times New Roman" w:cs="Times New Roman"/>
          <w:sz w:val="24"/>
          <w:szCs w:val="24"/>
          <w:lang w:val="ru-RU"/>
        </w:rPr>
        <w:t>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Ules</w:t>
      </w:r>
      <w:proofErr w:type="spellEnd"/>
      <w:r w:rsidR="006B67B7"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(далее - «Владелец платформы»), и физическим лицом, использующим мобильное приложение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(далее - «Пользователь»). </w:t>
      </w:r>
    </w:p>
    <w:p w14:paraId="00000004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 началом использования Платформы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», Пользователю предлагается ознакомиться с Соглашением и присоединиться к нему. </w:t>
      </w:r>
    </w:p>
    <w:p w14:paraId="00000005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Регистрация Пользователя либо фактическое использование Платформы означает полное и безоговорочное принятие условий Соглашения, которое является письменным договором между Пользователем и Владельцем платформы, включая согласие на обработку персональных данных и получение информационных и рекламных сообщений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SMS и иных видов рассылок) на условиях, указанных в разделе 9 настоящего Соглашения. </w:t>
      </w:r>
    </w:p>
    <w:p w14:paraId="00000006" w14:textId="77777777" w:rsidR="00AD72BC" w:rsidRDefault="00AD72BC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1.ТЕРМИНЫ И ОПРЕДЕЛЕНИЯ</w:t>
      </w:r>
    </w:p>
    <w:p w14:paraId="00000008" w14:textId="1B9A8A2D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1.1</w:t>
      </w:r>
      <w:r w:rsidR="006B67B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Платформа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мобильное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приложение-маркетплейс, принадлежащее Владельцу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латформ</w:t>
      </w:r>
      <w:r>
        <w:rPr>
          <w:rFonts w:ascii="Times New Roman" w:eastAsia="Times New Roman" w:hAnsi="Times New Roman" w:cs="Times New Roman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праве исключительной собственности, предназначенное для реализации потребителям нереализованных излишков готовой еды и кулинарной продукции партнёров в формате наборов (далее - «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Surprise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Box») по сниженной стоимости в целях сокращения пищевых отходов.</w:t>
      </w:r>
    </w:p>
    <w:p w14:paraId="00000009" w14:textId="12B3AE6D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1.2</w:t>
      </w:r>
      <w:r w:rsidR="006B67B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Business 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отдельное мобильное приложение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предоставляемое Платформой Партнёру для размещения предложений, управления заказами, отслеживания статистики и взаимодействия с Платформой.</w:t>
      </w:r>
    </w:p>
    <w:p w14:paraId="0000000A" w14:textId="1237496B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1.3</w:t>
      </w:r>
      <w:r w:rsidR="006B67B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Surprise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Box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Surplus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Food - комплект продукции общественного питания, формируемый Партнёром из фактических товарных остатков, предлагаемый Пользователям через приложение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 Окончательной розничной цене, формируемой в соответствии с правилами Платформы. </w:t>
      </w:r>
    </w:p>
    <w:p w14:paraId="0000000B" w14:textId="00666B01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1.4</w:t>
      </w:r>
      <w:r w:rsidR="006B67B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Заказ - оформленная и оплаченная Пользователем через приложение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заявка на приобретение одного или нескольких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Surprise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Box у конкретного Партнёра.</w:t>
      </w:r>
    </w:p>
    <w:p w14:paraId="0000000C" w14:textId="7423C893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1.5</w:t>
      </w:r>
      <w:r w:rsidR="006B67B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Пользователь - физическое лицо, использующее приложение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приобретения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Surprise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Box.</w:t>
      </w:r>
    </w:p>
    <w:p w14:paraId="0000000D" w14:textId="39BADA9A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1.6</w:t>
      </w:r>
      <w:r w:rsidR="006B67B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Окно выдачи - временной интервал, указанный Партнёром при размещении предложения, в течение которого Пользователь должен получить оплаченный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Surprise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Box.</w:t>
      </w:r>
    </w:p>
    <w:p w14:paraId="0000000E" w14:textId="79F5878B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1.7</w:t>
      </w:r>
      <w:r w:rsidR="006B67B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Партнёр - юридическое лицо или индивидуальный предприниматель, осуществляющий деятельность по реализации продукции общественного питания и размещающий предложения о продаже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Surprise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Box посредством Платформы.</w:t>
      </w:r>
    </w:p>
    <w:p w14:paraId="0000000F" w14:textId="77777777" w:rsidR="00AD72BC" w:rsidRDefault="00AD72BC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0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ПРЕДМЕТ ПОЛЬЗОВАТЕЛЬСКОГО СОГЛАШЕНИЯ</w:t>
      </w:r>
    </w:p>
    <w:p w14:paraId="00000011" w14:textId="5B5DD4D5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2.1</w:t>
      </w:r>
      <w:r w:rsidR="006B67B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Владелец платформы предоставляет исключительно информационно-технологические услуги по размещению предложений Партнеров о продаже продукции общественного питания в формате наборов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Surprise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Box), приему и передаче Заказов от Пользователей Партнерам, обработке платежной информации и обеспечению взаимодействия между Пользователями и Партнерами. Владелец платформы не осуществляет деятельность по приготовлению, реализации или доставке пищевой продукции, не является продавцом или изготовителем товара и не является стороной договора купли-продажи, заключаемого напрямую между Партнером и Пользователем на основании размещенного предложения. </w:t>
      </w:r>
    </w:p>
    <w:p w14:paraId="00000012" w14:textId="50611D03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2.2</w:t>
      </w:r>
      <w:r w:rsidR="006B67B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Непосредственную реализацию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Surprise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Box конечному Пользователю осуществляет Партнёр. Право собственности на продукцию, входящую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Surprise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Box, переходит непосредственно от Партнёра к Пользователю в момент выдачи заказа в заведении Партнёра.</w:t>
      </w:r>
    </w:p>
    <w:p w14:paraId="00000013" w14:textId="38A2D87A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2.3</w:t>
      </w:r>
      <w:r w:rsidR="006B67B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Партнёр самостоятельно формирует предложения, указывает количество, стоимость и Окно выдачи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Surprise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Box через приложение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Business, а также обеспечивает подготовку и выдачу заказа Пользователю.</w:t>
      </w:r>
    </w:p>
    <w:p w14:paraId="5F03559F" w14:textId="77777777" w:rsidR="00AE39D3" w:rsidRDefault="00AE39D3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2.4. Данное соглашение является публичной офертой в соответствии со ст. 395 Гражданского кодекса РК.</w:t>
      </w:r>
    </w:p>
    <w:p w14:paraId="00000014" w14:textId="77777777" w:rsidR="00AD72BC" w:rsidRDefault="00AD72BC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15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ПОРЯДОК ИСПОЛЬЗОВАНИЯ ПЛАТФОРМЫ </w:t>
      </w:r>
    </w:p>
    <w:p w14:paraId="00000016" w14:textId="77777777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3.1. Платформа предоставляет Пользователю возможность просматривать предложения Партнеров, оформлять и оплачивать Заказы, получать информацию о статусе Заказов, использовать иные функции мобильного приложения, а также взаимодействовать с Партнерами «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» посредством функционала Платформы.</w:t>
      </w:r>
    </w:p>
    <w:p w14:paraId="00000017" w14:textId="77777777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3.2. Платформа предназначена для использования лицами, достигшими возраста, необходимого для совершения сделок в соответствии с законодательством Республики Казахстан.</w:t>
      </w:r>
    </w:p>
    <w:p w14:paraId="00000018" w14:textId="77777777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3.3. Пользователь самостоятельно принимает решение об оформлении Заказа на основании информации, размещенной Партнером «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» в мобильном приложении.</w:t>
      </w:r>
    </w:p>
    <w:p w14:paraId="00000019" w14:textId="77777777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3.4.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Информация о предложениях Партнеров, их характеристиках, стоимости, предполагаемой первоначальной розничной стоимости, Окнах выдачи и иных условиях формируется и размещается Партнерами самостоятельно. Пользователь признает и соглашается с тем, что приобретает продукцию в формате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Surprise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Box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Surplus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Food) — без заранее определенного и фиксированного состава. Конкретное наполнение набора формируется Партнером индивидуально в заведении, непосредственно перед выдачей Заказа, исходя из фактических излишков готовой продукции, пригодной к употреблению.</w:t>
      </w:r>
    </w:p>
    <w:p w14:paraId="0000001A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Платформе применяется базовое разделение предложений по категориям (включая, но не ограничиваясь: «сладкий», «соленый» и т.д.), а также по типам/размерам наборов, актуальное количество и параметры которых определяются интерфейсом Приложения на момент заказа. Владелец платформы вправе осуществлять модерацию контента, однако не несет ответственности за полноту, достоверность и актуальность информации, предоставляемой Партнерами.</w:t>
      </w:r>
    </w:p>
    <w:p w14:paraId="0000001B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3.5.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Владелец платформы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вправе направлять Пользователю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push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-уведомления, электронные сообщения и иные уведомления, связанные с использованием плат</w:t>
      </w:r>
      <w:r>
        <w:rPr>
          <w:rFonts w:ascii="Times New Roman" w:eastAsia="Times New Roman" w:hAnsi="Times New Roman" w:cs="Times New Roman"/>
          <w:sz w:val="24"/>
          <w:szCs w:val="24"/>
        </w:rPr>
        <w:t>формы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оформлением и исполнением Заказов.</w:t>
      </w:r>
    </w:p>
    <w:p w14:paraId="0000001C" w14:textId="77777777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3.6. Пользователь обязуется использовать Платформу добросовестно, исключительно в соответствии с ее назначением, требованиями настоящего Соглашения и законодательством Республики Казахстан.</w:t>
      </w:r>
    </w:p>
    <w:p w14:paraId="0000001D" w14:textId="77777777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3.7.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Владелец платформы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вправе временно ограничивать доступ к отдельным функциям мобильного приложения для проведения технических работ, обновления программного обеспечения, устранения неисправностей либо обеспечения безопасности Платформы.</w:t>
      </w:r>
    </w:p>
    <w:p w14:paraId="0000001E" w14:textId="77777777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3.8. Для обеспечения базового функционала Платформы, включая автоматическое определение местоположения Пользователя, отображение на карте и в ленте предложений ближайших к нему заведений Партнеров, а также расчета расстояния до них, Платформа запрашивает доступ к данным геолокации устройства Пользователя.</w:t>
      </w:r>
    </w:p>
    <w:p w14:paraId="0000001F" w14:textId="77777777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Пользователь соглашается с тем, что Платформа имеет право использовать данные геолокации его устройства в указанных целях. Пользователь вправе в любой момент самостоятельно ограничить или полностью запретить предоставление данных о своем местоположении Платформе, изменив соответствующие настройки разрешений для мобильного приложения в операционной системе своего мобильного устройства (смартфона) либо в веб-браузере. Ограничение доступа к геолокации может привести к невозможности использования отдельных функций Платформы или некорректному отображению предложений Партнеров.</w:t>
      </w:r>
    </w:p>
    <w:p w14:paraId="00000020" w14:textId="77777777" w:rsidR="00AD72BC" w:rsidRDefault="00AD72BC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РЕГИСТРАЦИЯ НА ПЛАТФОРМЕ </w:t>
      </w:r>
    </w:p>
    <w:p w14:paraId="00000022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4.1. Для использования отдельных функций Платформы Пользователь обязан пройти процедуру регистрации и создать учетную запись в мобильном приложении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».</w:t>
      </w:r>
    </w:p>
    <w:p w14:paraId="00000023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4.2 Регистрируясь в Платформе, Пользователь подтверждает, что достиг возраста 18 лет либо обладает необходимым объемом гражданской дееспособности для использования Платформы в соответствии с законодательством Республики Казахстан.</w:t>
      </w:r>
    </w:p>
    <w:p w14:paraId="00000024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4.3. Регистрация осуществляется путем указания номера мобильного телефона, адреса электронной почты либо иным способом, предусмотренным функционалом Платформы.</w:t>
      </w:r>
    </w:p>
    <w:p w14:paraId="00000025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4.4. При регистрации Пользователь обязуется предоставлять достоверную, актуальную и полную информацию о себе и своевременно обновлять такую информацию в случае ее изменения.</w:t>
      </w:r>
    </w:p>
    <w:p w14:paraId="00000026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4.5. Пользователь вправе иметь только одну учетную запись, если иное прямо не предусмотрено Платформой.</w:t>
      </w:r>
    </w:p>
    <w:p w14:paraId="00000027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4.6. Запрещается:</w:t>
      </w:r>
    </w:p>
    <w:p w14:paraId="00000028" w14:textId="7A3608C6" w:rsidR="00AD72BC" w:rsidRDefault="007A4B3D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="00557359">
        <w:rPr>
          <w:rFonts w:ascii="Times New Roman" w:eastAsia="Times New Roman" w:hAnsi="Times New Roman" w:cs="Times New Roman"/>
          <w:sz w:val="24"/>
          <w:szCs w:val="24"/>
        </w:rPr>
        <w:t>создавать учетные записи от имени третьих лиц без их согласия;</w:t>
      </w:r>
    </w:p>
    <w:p w14:paraId="00000029" w14:textId="1CF64A8D" w:rsidR="00AD72BC" w:rsidRDefault="007A4B3D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="00557359">
        <w:rPr>
          <w:rFonts w:ascii="Times New Roman" w:eastAsia="Times New Roman" w:hAnsi="Times New Roman" w:cs="Times New Roman"/>
          <w:sz w:val="24"/>
          <w:szCs w:val="24"/>
        </w:rPr>
        <w:t>использовать ложные или недостоверные данные;</w:t>
      </w:r>
    </w:p>
    <w:p w14:paraId="0000002A" w14:textId="48892D8C" w:rsidR="00AD72BC" w:rsidRDefault="007A4B3D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="00557359">
        <w:rPr>
          <w:rFonts w:ascii="Times New Roman" w:eastAsia="Times New Roman" w:hAnsi="Times New Roman" w:cs="Times New Roman"/>
          <w:sz w:val="24"/>
          <w:szCs w:val="24"/>
        </w:rPr>
        <w:t>создавать несколько учетных записей в обход ограничений Платформы;</w:t>
      </w:r>
    </w:p>
    <w:p w14:paraId="0000002B" w14:textId="47E8686F" w:rsidR="00AD72BC" w:rsidRDefault="007A4B3D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="00557359">
        <w:rPr>
          <w:rFonts w:ascii="Times New Roman" w:eastAsia="Times New Roman" w:hAnsi="Times New Roman" w:cs="Times New Roman"/>
          <w:sz w:val="24"/>
          <w:szCs w:val="24"/>
        </w:rPr>
        <w:t>передавать доступ к учетной записи третьим лицам;</w:t>
      </w:r>
    </w:p>
    <w:p w14:paraId="0000002C" w14:textId="76E5F743" w:rsidR="00AD72BC" w:rsidRDefault="007A4B3D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="00557359">
        <w:rPr>
          <w:rFonts w:ascii="Times New Roman" w:eastAsia="Times New Roman" w:hAnsi="Times New Roman" w:cs="Times New Roman"/>
          <w:sz w:val="24"/>
          <w:szCs w:val="24"/>
        </w:rPr>
        <w:t>использовать учетную запись в противоправных целях.</w:t>
      </w:r>
    </w:p>
    <w:p w14:paraId="0000002D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4.7. Пользователь самостоятельно обеспечивает конфиденциальность своих данных для входа в учетную запись и несет ответственность за все действия, совершенные с использованием его учетной записи.</w:t>
      </w:r>
    </w:p>
    <w:p w14:paraId="0000002E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4.8. Пользователь несет ответственность за действия, совершенные с использованием его учетной записи, до момента уведомления Владельца платформы об утрате доступа к учетной записи, компрометации средств авторизации либо ином несанкционированном доступе, если не будет доказано иное.</w:t>
      </w:r>
    </w:p>
    <w:p w14:paraId="0000002F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4.9. В случае утраты доступа к учетной записи, компрометации пароля, несанкционированного доступа либо возникновения подозрений относительно безопасности учетной записи Пользователь обязан незамедлительно уведомить Владельца платформы.</w:t>
      </w:r>
    </w:p>
    <w:p w14:paraId="00000030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4.10. Владелец платформы вправе без предварительного уведомления временно ограничить доступ к учетной записи либо заблокировать ее в случаях:</w:t>
      </w:r>
    </w:p>
    <w:p w14:paraId="00000031" w14:textId="4A59067C" w:rsidR="00AD72BC" w:rsidRDefault="007A4B3D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="00557359">
        <w:rPr>
          <w:rFonts w:ascii="Times New Roman" w:eastAsia="Times New Roman" w:hAnsi="Times New Roman" w:cs="Times New Roman"/>
          <w:sz w:val="24"/>
          <w:szCs w:val="24"/>
        </w:rPr>
        <w:t>нарушения настоящего Соглашения;</w:t>
      </w:r>
    </w:p>
    <w:p w14:paraId="00000032" w14:textId="3404F958" w:rsidR="00AD72BC" w:rsidRDefault="007A4B3D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="00557359">
        <w:rPr>
          <w:rFonts w:ascii="Times New Roman" w:eastAsia="Times New Roman" w:hAnsi="Times New Roman" w:cs="Times New Roman"/>
          <w:sz w:val="24"/>
          <w:szCs w:val="24"/>
        </w:rPr>
        <w:t>предоставления недостоверных сведений;</w:t>
      </w:r>
    </w:p>
    <w:p w14:paraId="00000033" w14:textId="19E1F1D3" w:rsidR="00AD72BC" w:rsidRDefault="007A4B3D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="00557359">
        <w:rPr>
          <w:rFonts w:ascii="Times New Roman" w:eastAsia="Times New Roman" w:hAnsi="Times New Roman" w:cs="Times New Roman"/>
          <w:sz w:val="24"/>
          <w:szCs w:val="24"/>
        </w:rPr>
        <w:t>выявления признаков мошенничества;</w:t>
      </w:r>
    </w:p>
    <w:p w14:paraId="00000034" w14:textId="00E9ACCD" w:rsidR="00AD72BC" w:rsidRDefault="007A4B3D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="00557359">
        <w:rPr>
          <w:rFonts w:ascii="Times New Roman" w:eastAsia="Times New Roman" w:hAnsi="Times New Roman" w:cs="Times New Roman"/>
          <w:sz w:val="24"/>
          <w:szCs w:val="24"/>
        </w:rPr>
        <w:t>злоупотребления возвратами, компенсациями или программами лояльности;</w:t>
      </w:r>
    </w:p>
    <w:p w14:paraId="00000035" w14:textId="26A0441B" w:rsidR="00AD72BC" w:rsidRDefault="007A4B3D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="00557359">
        <w:rPr>
          <w:rFonts w:ascii="Times New Roman" w:eastAsia="Times New Roman" w:hAnsi="Times New Roman" w:cs="Times New Roman"/>
          <w:sz w:val="24"/>
          <w:szCs w:val="24"/>
        </w:rPr>
        <w:t>использования нескольких учетных записей;</w:t>
      </w:r>
    </w:p>
    <w:p w14:paraId="00000036" w14:textId="72A630D0" w:rsidR="00AD72BC" w:rsidRDefault="007A4B3D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="00557359">
        <w:rPr>
          <w:rFonts w:ascii="Times New Roman" w:eastAsia="Times New Roman" w:hAnsi="Times New Roman" w:cs="Times New Roman"/>
          <w:sz w:val="24"/>
          <w:szCs w:val="24"/>
        </w:rPr>
        <w:t>оскорбительного поведения по отношению к сотрудникам Платформы, Партнерам или другим Пользователям;</w:t>
      </w:r>
    </w:p>
    <w:p w14:paraId="00000037" w14:textId="4E46EDAF" w:rsidR="00AD72BC" w:rsidRDefault="007A4B3D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="00557359">
        <w:rPr>
          <w:rFonts w:ascii="Times New Roman" w:eastAsia="Times New Roman" w:hAnsi="Times New Roman" w:cs="Times New Roman"/>
          <w:sz w:val="24"/>
          <w:szCs w:val="24"/>
        </w:rPr>
        <w:t>необходимости обеспечения безопасности Платформы;</w:t>
      </w:r>
    </w:p>
    <w:p w14:paraId="00000038" w14:textId="3CA619E8" w:rsidR="00AD72BC" w:rsidRDefault="007A4B3D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="00557359">
        <w:rPr>
          <w:rFonts w:ascii="Times New Roman" w:eastAsia="Times New Roman" w:hAnsi="Times New Roman" w:cs="Times New Roman"/>
          <w:sz w:val="24"/>
          <w:szCs w:val="24"/>
        </w:rPr>
        <w:t>иных обстоятельств, способных причинить вред Платформе, Партнерам либо другим Пользователям.</w:t>
      </w:r>
    </w:p>
    <w:p w14:paraId="00000039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4.11. Владелец платформы вправе удалить учетную запись Пользователя в случае существенного нарушения настоящего Соглашения.</w:t>
      </w:r>
    </w:p>
    <w:p w14:paraId="0000003A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4.12. Пользователь вправе прекратить использование Платформы в любое время. Обработка, хранение и удаление персональных данных Пользователя осуществляются в порядке, предусмотренном Политикой конфиденциальности Платформы и законодательством Республики Казахстан.</w:t>
      </w:r>
    </w:p>
    <w:p w14:paraId="0000003B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4.13. Владелец платформы вправе сохранять сведения о действиях Пользователя в пределах и сроки, предусмотренные законодательством Республики Казахстан и внутренними документами Платформы.</w:t>
      </w:r>
    </w:p>
    <w:p w14:paraId="0000003C" w14:textId="77777777" w:rsidR="00AD72BC" w:rsidRDefault="00AD72BC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D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ОФОРМЛЕНИЕ И ПОЛУЧЕНИЕ ЗАКАЗА </w:t>
      </w:r>
    </w:p>
    <w:p w14:paraId="0000003E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5.1. Пользователь вправе оформить Заказ посредством функционала Платформы путем выбора предложения Партнера и совершения действий, предусмотренных интерфейсом мобильного приложения.</w:t>
      </w:r>
    </w:p>
    <w:p w14:paraId="0000003F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 Заказ считается оформленным с момента успешного завершения оплаты и получения Пользователем соответствующего подтверждения в мобильном приложении.</w:t>
      </w:r>
    </w:p>
    <w:p w14:paraId="00000040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5.3. Пользователь подтверждает и соглашается с тем, что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Surprise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Box представляет собой набор готовой продукции, конкретный состав которого заранее не раскрывается и определяется Партнером индивидуально, исходя из фактических излишков продукции на момент выдачи Заказа. При оформлении Заказа Пользователю доступны для выбора исключительно базовая категория набора (например, «сладкий», «соленый»), его тип/размер, а также величина массы (нетто), объем, количество и (или) комплектность товара, характеристики и значения которых определяются функционалом интерфейса Приложения в момент покупки.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</w:p>
    <w:p w14:paraId="00000041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5.4. Пользователь понимает и соглашается, что изображения продукции, размещенные в Платформе, носят исключительно иллюстративный характер и могут не отражать фактический состав, внешний вид, упаковку либо количество продукции, входящей в конкретный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Surprise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Box.</w:t>
      </w:r>
    </w:p>
    <w:p w14:paraId="00000042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5.5. Получение Заказа осуществляется Пользователем непосредственно у Партнера в порядке и сроки, указанные в Платформе.</w:t>
      </w:r>
    </w:p>
    <w:p w14:paraId="00000043" w14:textId="1DF8ACF3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5.6. Порядок оформления Заказов, их оплаты, получения, отмены, возврата денежных средств и рассмотрения обращений Пользователей регулируется отдельными Правилами.</w:t>
      </w:r>
    </w:p>
    <w:p w14:paraId="3A21F7E5" w14:textId="77777777" w:rsidR="00AE39D3" w:rsidRDefault="00AE39D3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5.7. Интерфейс приложения и информация о товарах предоставляются на казахском и русском языках.</w:t>
      </w:r>
    </w:p>
    <w:p w14:paraId="00000044" w14:textId="77777777" w:rsidR="00AD72BC" w:rsidRDefault="00AD72BC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5" w14:textId="77777777" w:rsidR="00AD72BC" w:rsidRDefault="00557359" w:rsidP="007A4B3D">
      <w:pPr>
        <w:pStyle w:val="2"/>
        <w:keepNext w:val="0"/>
        <w:keepLines w:val="0"/>
        <w:spacing w:before="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0" w:name="_w3nkjn8ieber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6. ПРАВА И ОБЯЗАННОСТИ СТОРОН</w:t>
      </w:r>
    </w:p>
    <w:p w14:paraId="00000046" w14:textId="77777777" w:rsidR="00AD72BC" w:rsidRDefault="00557359" w:rsidP="007A4B3D">
      <w:pPr>
        <w:pStyle w:val="3"/>
        <w:keepNext w:val="0"/>
        <w:keepLines w:val="0"/>
        <w:spacing w:before="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1" w:name="_vtmuz9bo41x1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6.1. Пользователь обязуется:</w:t>
      </w:r>
    </w:p>
    <w:p w14:paraId="00000047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6.1.1. Соблюдать требования настоящего Соглашения, действующего законодательства Республики Казахстан, а также иных внутренних документов и правил Платформы.</w:t>
      </w:r>
    </w:p>
    <w:p w14:paraId="00000048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6.1.2. Предоставлять достоверную, точную и актуальную информацию при регистрации профиля и последующем использовании функционала Платформы.</w:t>
      </w:r>
    </w:p>
    <w:p w14:paraId="00000049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6.1.3. Не совершать действий, направленных на нарушение нормального функционирования Платформы, а также действий, способных причинить материальный или репутационный ущерб Платформе, Партнерам, другим Пользователям либо третьим лицам.</w:t>
      </w:r>
    </w:p>
    <w:p w14:paraId="0000004A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6.1.4. Самостоятельно обеспечивать конфиденциальность и сохранность своих учетных данных (логин, пароль, сессионные токены) и принимать необходимые меры для предотвращения несанкционированного доступа третьих лиц к своей учетной записи.</w:t>
      </w:r>
    </w:p>
    <w:p w14:paraId="0000004B" w14:textId="77777777" w:rsidR="00AD72BC" w:rsidRDefault="00557359" w:rsidP="007A4B3D">
      <w:pPr>
        <w:pStyle w:val="3"/>
        <w:keepNext w:val="0"/>
        <w:keepLines w:val="0"/>
        <w:spacing w:before="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2" w:name="_2hk0vsh0uaeq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6.2. Пользователю запрещается:</w:t>
      </w:r>
    </w:p>
    <w:p w14:paraId="0000004C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6.2.1. Использовать Платформу в противоправных, мошеннических целях, а также в целях извлечения коммерческой выгоды (если иное прямо не предусмотрено специальным функционалом Платформы).</w:t>
      </w:r>
    </w:p>
    <w:p w14:paraId="0000004D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6.2.2. Использовать чужие учетные записи либо умышленно предоставлять доступ к своей учетной записи третьим лицам.</w:t>
      </w:r>
    </w:p>
    <w:p w14:paraId="0000004E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6.2.3. Создавать и использовать множественные учетные записи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мультиаккаунтинг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 в целях обхода ограничений, установленных Платформой, либо для злоупотребления маркетинговыми акциями.</w:t>
      </w:r>
    </w:p>
    <w:p w14:paraId="0000004F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6.2.4. Использовать автоматизированное программное обеспечение, скрипты, боты, парсеры или иные технические средства для доступа к Платформе, сбора информации или симуляции действий пользователя.</w:t>
      </w:r>
    </w:p>
    <w:p w14:paraId="00000050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6.2.5. Предпринимать попытки декомпиляции приложения, обхода его технических ограничений, систем авторизации и механизмов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киберзащиты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51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6.2.6. Распространять через Платформу вредоносный код, вирусы или размещать информацию, нарушающую законодательство Республики Казахстан, права интеллектуальной собственности третьих лиц, нормы морали и деловой этики.</w:t>
      </w:r>
    </w:p>
    <w:p w14:paraId="00000052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6.2.7. Публиковать заведомо ложные, оскорбительные, клеветнические или вводящие в заблуждение сведения о Платформе, Партнерах, их сотрудниках или иных Пользователях.</w:t>
      </w:r>
    </w:p>
    <w:p w14:paraId="00000053" w14:textId="77777777" w:rsidR="00AD72BC" w:rsidRDefault="00557359" w:rsidP="007A4B3D">
      <w:pPr>
        <w:pStyle w:val="3"/>
        <w:keepNext w:val="0"/>
        <w:keepLines w:val="0"/>
        <w:spacing w:before="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3" w:name="_57l81zibo8qa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6.3. Владелец платформы вправе:</w:t>
      </w:r>
    </w:p>
    <w:p w14:paraId="00000054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6.3.1. В любое время в одностороннем порядке изменять, ограничивать, дополнять либо прекращать предоставление отдельных функций или модулей мобильного приложения без предварительного уведомления Пользователя.</w:t>
      </w:r>
    </w:p>
    <w:p w14:paraId="00000055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6.3.2. Осуществлять премодерацию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постмодерацию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любой информации, текстовых отзывов, комментариев и оценок, размещаемых Пользователями на Платформе, и удалять контент, нарушающий правила сервиса или законодательство РК.</w:t>
      </w:r>
    </w:p>
    <w:p w14:paraId="00000056" w14:textId="77777777" w:rsidR="00AD72BC" w:rsidRDefault="00AD72BC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57" w14:textId="77777777" w:rsidR="00AD72BC" w:rsidRDefault="00557359" w:rsidP="007A4B3D">
      <w:pPr>
        <w:pStyle w:val="3"/>
        <w:keepNext w:val="0"/>
        <w:keepLines w:val="0"/>
        <w:tabs>
          <w:tab w:val="left" w:pos="360"/>
        </w:tabs>
        <w:spacing w:before="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4" w:name="_1gaaalisrwjp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7. ОТВЕТСТВЕННОСТЬ СТОРОН И ОГРАНИЧЕНИЕ ОТВЕТСТВЕННОСТИ </w:t>
      </w:r>
    </w:p>
    <w:p w14:paraId="00000058" w14:textId="77777777" w:rsidR="00AD72BC" w:rsidRDefault="00557359" w:rsidP="007A4B3D">
      <w:pPr>
        <w:pStyle w:val="3"/>
        <w:keepNext w:val="0"/>
        <w:keepLines w:val="0"/>
        <w:tabs>
          <w:tab w:val="left" w:pos="360"/>
        </w:tabs>
        <w:spacing w:before="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5" w:name="_dej8cz7reggz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7.1. Ответственность Пользователя:</w:t>
      </w:r>
    </w:p>
    <w:p w14:paraId="00000059" w14:textId="77777777" w:rsidR="00AD72BC" w:rsidRDefault="00557359" w:rsidP="007A4B3D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7.1.1. Пользователь несет полную и самостоятельную ответственность за все действия, совершенные на Платформе с использованием его учетной записи. Любые действия, совершенные после авторизации под учетными данными Пользователя, признаются действиями самого Пользователя.</w:t>
      </w:r>
    </w:p>
    <w:p w14:paraId="0000005A" w14:textId="77777777" w:rsidR="00AD72BC" w:rsidRDefault="00557359" w:rsidP="007A4B3D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7.1.2. Пользователь несет персональную гражданско-правовую, административную или уголовную ответственность за достоверность, объективность и обоснованность размещаемых им на Платформе отзывов, комментариев, фотоматериалов, а также за содержание направляемых жалоб и претензий.</w:t>
      </w:r>
    </w:p>
    <w:p w14:paraId="0000005B" w14:textId="77777777" w:rsidR="00AD72BC" w:rsidRDefault="00557359" w:rsidP="007A4B3D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7.1.3. Направление заведомо ложных, сфабрикованных, мошеннических обращений, а также необоснованных требований о возврате денежных средств строго запрещено. Пользователь несет ответственность за предоставление недостоверных доказательств (включая использование чужих или отредактированных фотографий продукции) при подаче жалоб.</w:t>
      </w:r>
    </w:p>
    <w:p w14:paraId="0D3A3F5A" w14:textId="52659665" w:rsidR="003F69DA" w:rsidRDefault="00557359" w:rsidP="007A4B3D">
      <w:pPr>
        <w:tabs>
          <w:tab w:val="left" w:pos="360"/>
        </w:tabs>
        <w:spacing w:after="0" w:line="240" w:lineRule="auto"/>
        <w:jc w:val="both"/>
        <w:rPr>
          <w:ins w:id="6" w:author="Пользователь" w:date="2026-06-22T15:36:00Z"/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7.1.4. Пользователь несет ответственность за своевременное получение Заказа в рамках установленного Окна выдачи. В случае неявки Пользователя в указанный интервал времени, обязательства Партнера и Платформы считаются исполненными в полном объеме. </w:t>
      </w:r>
      <w:r w:rsidR="00AE39D3" w:rsidRPr="00AE39D3">
        <w:rPr>
          <w:rFonts w:ascii="Times New Roman" w:eastAsia="Times New Roman" w:hAnsi="Times New Roman" w:cs="Times New Roman"/>
          <w:sz w:val="24"/>
          <w:szCs w:val="24"/>
        </w:rPr>
        <w:t>Учитывая специфику товара (готовая кулинарная продукция общественного питания с крайне ограниченным сроком годности, не подлежащая повторной реализации), денежные средства за невостребованный Заказ Пользователю не возвращаются и признаются компенсацией фактически понесенных расходов Партнера на приготовление и комплектование продукции.</w:t>
      </w:r>
    </w:p>
    <w:p w14:paraId="0000005E" w14:textId="1D37B0DC" w:rsidR="00AD72BC" w:rsidRDefault="00557359" w:rsidP="007A4B3D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7.1.5. Пользователю запрещается инициировать процедуру опротестования транзакции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чарджбэк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 в банке-эмитенте по основаниям «услуга не оказана» или «товар не получен», если фактической причиной неполучения стала личная неявка Пользователя в Окно выдачи, либо если Платформой уже было отказано в возврате на основании настоящих Правил. В случае недобросовестного инициирования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чарджбэка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r w:rsidR="00AE39D3" w:rsidRPr="00AE39D3">
        <w:rPr>
          <w:rFonts w:ascii="Times New Roman" w:eastAsia="Times New Roman" w:hAnsi="Times New Roman" w:cs="Times New Roman"/>
          <w:sz w:val="24"/>
          <w:szCs w:val="24"/>
        </w:rPr>
        <w:t xml:space="preserve">Владелец платформы оставляет за собой право квалифицировать данные действия как причинение убытков и взыскать с Пользователя сумму оспоренной транзакции, а также сопутствующий реальный ущерб (включая комиссии </w:t>
      </w:r>
      <w:proofErr w:type="spellStart"/>
      <w:r w:rsidR="00AE39D3" w:rsidRPr="00AE39D3">
        <w:rPr>
          <w:rFonts w:ascii="Times New Roman" w:eastAsia="Times New Roman" w:hAnsi="Times New Roman" w:cs="Times New Roman"/>
          <w:sz w:val="24"/>
          <w:szCs w:val="24"/>
        </w:rPr>
        <w:t>интерchange</w:t>
      </w:r>
      <w:proofErr w:type="spellEnd"/>
      <w:r w:rsidR="00AE39D3" w:rsidRPr="00AE39D3">
        <w:rPr>
          <w:rFonts w:ascii="Times New Roman" w:eastAsia="Times New Roman" w:hAnsi="Times New Roman" w:cs="Times New Roman"/>
          <w:sz w:val="24"/>
          <w:szCs w:val="24"/>
        </w:rPr>
        <w:t xml:space="preserve"> и штрафы платежных систем) в судебном порядке, попутно заблокировав доступ к учетной записи.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7.1.6. Борьба с потребительским экстремизмом: В случае выявления Платформой признаков потребительского экстремизма (систематическое - более 3 (трех) раз в течение календарного месяца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предъявление претензий к качеству продукции с целью получения бесплатных заказов,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промокодов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 скидок или возвратов при отсутствии реальных дефектов товара), злоупотребления процедурами возврата или нарушения иных условий соглашения, Владелец платформы имеет право в одностороннем внесудебном порядке:</w:t>
      </w:r>
    </w:p>
    <w:p w14:paraId="0000005F" w14:textId="77777777" w:rsidR="00AD72BC" w:rsidRDefault="00557359" w:rsidP="007A4B3D">
      <w:pPr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вынести Пользователю официальное предупреждение;</w:t>
      </w:r>
    </w:p>
    <w:p w14:paraId="00000060" w14:textId="77777777" w:rsidR="00AD72BC" w:rsidRDefault="00557359" w:rsidP="007A4B3D">
      <w:pPr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временно ограничить доступ к оформлению новых заказов или функции отправки жалоб;</w:t>
      </w:r>
    </w:p>
    <w:p w14:paraId="00000061" w14:textId="10634519" w:rsidR="00AD72BC" w:rsidRDefault="00557359" w:rsidP="007A4B3D">
      <w:pPr>
        <w:numPr>
          <w:ilvl w:val="0"/>
          <w:numId w:val="3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полностью и безвозвратно заблокировать учетную запись Пользователя без предварительного уведомления и без возмещения каких-либо убытков или остатков на балансе.</w:t>
      </w:r>
      <w:r w:rsidR="00AE39D3" w:rsidRPr="00AE39D3">
        <w:t xml:space="preserve"> </w:t>
      </w:r>
      <w:r w:rsidR="00AE39D3" w:rsidRPr="00AE39D3">
        <w:rPr>
          <w:rFonts w:ascii="Times New Roman" w:eastAsia="Times New Roman" w:hAnsi="Times New Roman" w:cs="Times New Roman"/>
          <w:sz w:val="24"/>
          <w:szCs w:val="24"/>
        </w:rPr>
        <w:t xml:space="preserve">При этом все накопленные Пользователем виртуальные бонусные баллы, скидки и </w:t>
      </w:r>
      <w:proofErr w:type="spellStart"/>
      <w:r w:rsidR="00AE39D3" w:rsidRPr="00AE39D3">
        <w:rPr>
          <w:rFonts w:ascii="Times New Roman" w:eastAsia="Times New Roman" w:hAnsi="Times New Roman" w:cs="Times New Roman"/>
          <w:sz w:val="24"/>
          <w:szCs w:val="24"/>
        </w:rPr>
        <w:t>промокоды</w:t>
      </w:r>
      <w:proofErr w:type="spellEnd"/>
      <w:r w:rsidR="00AE39D3" w:rsidRPr="00AE39D3">
        <w:rPr>
          <w:rFonts w:ascii="Times New Roman" w:eastAsia="Times New Roman" w:hAnsi="Times New Roman" w:cs="Times New Roman"/>
          <w:sz w:val="24"/>
          <w:szCs w:val="24"/>
        </w:rPr>
        <w:t xml:space="preserve"> аннулируются без права восстановления, а остаток фактически внесенных Пользователем (реальных) денежных средств на внутриплатформенном балансе (при его наличии) подлежит возврату Пользователю по его письменному заявлению за вычетом документально подтвержденных убытков, причиненных Платформе или Партнерам.</w:t>
      </w:r>
    </w:p>
    <w:p w14:paraId="00000062" w14:textId="77777777" w:rsidR="00AD72BC" w:rsidRDefault="00557359" w:rsidP="007A4B3D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7.1.7. Пользователь несет ответственность в полном объеме за прямые убытки и упущенную выгоду, причиненные Владельцу платформы, Партнерам либо третьим лицам вследствие нарушения Пользователем условий настоящего Соглашения, Правил оформления заказов или требований законодательства Республики Казахстан. Настоящая ответственность в безусловном порядке включает в себя обязанность по возмещению материального ущерба за порчу имущества Партнера или Платформы на точке выдачи, компенсацию вреда за оскорбление персонала Партнера или сотрудников поддержки, а также возмещение сумм любых штрафов и судебных издержек, понесенных Платформой по вине Пользователя. </w:t>
      </w:r>
    </w:p>
    <w:p w14:paraId="00000063" w14:textId="77777777" w:rsidR="00AD72BC" w:rsidRDefault="00557359" w:rsidP="007A4B3D">
      <w:pPr>
        <w:pStyle w:val="3"/>
        <w:keepNext w:val="0"/>
        <w:keepLines w:val="0"/>
        <w:tabs>
          <w:tab w:val="left" w:pos="360"/>
        </w:tabs>
        <w:spacing w:before="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7" w:name="_70a89utjpbtj" w:colFirst="0" w:colLast="0"/>
      <w:bookmarkEnd w:id="7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7.2. Ответственность Партнера:</w:t>
      </w:r>
    </w:p>
    <w:p w14:paraId="00000064" w14:textId="77777777" w:rsidR="00AD72BC" w:rsidRDefault="00557359" w:rsidP="007A4B3D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7.2.1. Партнёр несёт полную ответственность за: качество, свежесть и безопасность продукции, входящей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Surprise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Box, соответствие фактического содержимого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Surprise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Box заявленному в приложении описанию и категории, соответствие заявленной первоначальной стоимости продукции её действительной рыночной стоимости, соблюдение санитарных норм, требований к маркировке и иных обязательных требований законодательства Республики Казахстан в сфере безопасности пищевой продукции, достоверность размещаемой информации, включая сведения о возможных аллергенах в составе продукции, своевременную подготовку и выдачу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Surprise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Box в пределах согласованного Окна выдачи, наличие действующих разрешительных документов, необходимых для осуществления деятельности в сфере общественного питания.</w:t>
      </w:r>
    </w:p>
    <w:p w14:paraId="00000065" w14:textId="77777777" w:rsidR="00AD72BC" w:rsidRDefault="00557359" w:rsidP="007A4B3D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7.2.2. Партнер гарантирует, что реализуемая продукция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Surplus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Food) на момент ее фактической передачи Пользователю в Окно выдачи полностью соответствует критериям безопасности, установленным действующими Санитарными правилами «Санитарно-эпидемиологические требования к объектам общественного питания» (утв. Приказом Министра здравоохранения РК от 17 февраля 2022 года № ҚР ДСМ-16), и сроки ее годности (реализации) не истекли.</w:t>
      </w:r>
    </w:p>
    <w:p w14:paraId="00000066" w14:textId="77777777" w:rsidR="00AD72BC" w:rsidRDefault="00557359" w:rsidP="007A4B3D">
      <w:pPr>
        <w:pStyle w:val="3"/>
        <w:keepNext w:val="0"/>
        <w:keepLines w:val="0"/>
        <w:tabs>
          <w:tab w:val="left" w:pos="360"/>
        </w:tabs>
        <w:spacing w:before="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8" w:name="_3i0l6mqmlrg1" w:colFirst="0" w:colLast="0"/>
      <w:bookmarkEnd w:id="8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7.3. Ограничение ответственности Владельца платформы:</w:t>
      </w:r>
    </w:p>
    <w:p w14:paraId="00000067" w14:textId="77777777" w:rsidR="00AD72BC" w:rsidRDefault="00557359" w:rsidP="007A4B3D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7.3.1. Владелец платформы не является изготовителем, продавцом, импортером, хранителем или поставщиком продукции, реализуемой Партнерами. Платформа не осуществляет контроль за закупками, ингредиентами, соблюдением внутренних технологических процессов ресторанов и фактическими сроками годности еды на кухне Партнера.</w:t>
      </w:r>
    </w:p>
    <w:p w14:paraId="00000068" w14:textId="77777777" w:rsidR="00AD72BC" w:rsidRDefault="00557359" w:rsidP="007A4B3D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7.3.2. Владелец платформы не несет ответственности перед Пользователем за качество, безопасность, вкус, комплектацию или несоответствие личным ожиданиям продукции, входящей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Surprise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Box. Любые требования Пользователя, связанные с недостатками еды, вредом здоровью или ненадлежащим исполнением договора купли-продажи, подлежат предъявлению непосредственно Партнеру в соответствии с Законом РК «О защите прав потребителей».</w:t>
      </w:r>
    </w:p>
    <w:p w14:paraId="00000069" w14:textId="77777777" w:rsidR="00AD72BC" w:rsidRDefault="00557359" w:rsidP="007A4B3D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7.3.3. Владелец платформы принимает все разумные меры для поддержания стабильной работы сервиса, однако не гарантирует его непрерывную, бесперебойную и абсолютно безошибочную работу. Платформа не несет ответственности за технические сбои, вызванные действиями провайдеров связи, хостинг-платформ, блокировками со стороны магазинов приложений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Store, Google Play), а также за ошибки, задержки или сбои на стороне внешнего интегрированного платежного провайдера при проведении транзакций и возвратов.</w:t>
      </w:r>
    </w:p>
    <w:p w14:paraId="0000006A" w14:textId="77777777" w:rsidR="00AD72BC" w:rsidRDefault="00557359" w:rsidP="007A4B3D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7.3.4. Владелец платформы несёт ответственность исключительно за:</w:t>
      </w:r>
    </w:p>
    <w:p w14:paraId="0000006B" w14:textId="77777777" w:rsidR="00AD72BC" w:rsidRDefault="00557359" w:rsidP="007A4B3D">
      <w:pPr>
        <w:numPr>
          <w:ilvl w:val="0"/>
          <w:numId w:val="2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надлежащую защиту персональных данных Пользователей и Партнеров, обрабатываемых в информационных системах Платформы, в строгом соответствии с Законом РК «О персональных данных и их защите»;</w:t>
      </w:r>
    </w:p>
    <w:p w14:paraId="0000006C" w14:textId="77777777" w:rsidR="00AD72BC" w:rsidRDefault="00557359" w:rsidP="007A4B3D">
      <w:pPr>
        <w:numPr>
          <w:ilvl w:val="0"/>
          <w:numId w:val="2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своевременное администрирование внутренней процедуры рассмотрения и перенаправления поступающих от Пользователей жалоб в адрес Партнеров в соответствии с утвержденными Правилами платформы.</w:t>
      </w:r>
    </w:p>
    <w:p w14:paraId="0000006D" w14:textId="77777777" w:rsidR="00AD72BC" w:rsidRDefault="00557359" w:rsidP="007A4B3D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7.3.5. Требования Пользователя, связанные с качеством, безопасностью, составом, комплектностью продукции либо ненадлежащим исполнением обязательств по реализации продукции, подлежат предъявлению непосредственно Партнеру как продавцу соответствующей продукции в порядке, предусмотренном законодательством Республики Казахстан.</w:t>
      </w:r>
    </w:p>
    <w:p w14:paraId="0000006E" w14:textId="77777777" w:rsidR="00AD72BC" w:rsidRDefault="00AD72BC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6F" w14:textId="77777777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ИНТЕЛЛЕКТУАЛЬНАЯ СОБСТВЕННОСТЬ</w:t>
      </w:r>
    </w:p>
    <w:p w14:paraId="00000070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8.1. Исключительные права на мобильное приложение, программный код, базы данных, дизайн, логотипы, товарные знаки, графические элементы, тексты, фотографии и иные объекты интеллектуальной собственности, размещенные в Платформе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”, принадлежат Владельцу платформы либо используются ею на законных основаниях.</w:t>
      </w:r>
    </w:p>
    <w:p w14:paraId="00000071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8.2. Пользователю предоставляется ограниченное право использования Платформы исключительно в рамках ее функционального назначения и на условиях настоящего Соглашения.</w:t>
      </w:r>
    </w:p>
    <w:p w14:paraId="00000072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8.3. Без предварительного письменного согласия правообладателя Пользователю запрещается:</w:t>
      </w:r>
    </w:p>
    <w:p w14:paraId="00000073" w14:textId="77777777" w:rsidR="00AD72BC" w:rsidRDefault="00557359" w:rsidP="007A4B3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копировать, воспроизводить, распространять или публиковать материалы Платформы;</w:t>
      </w:r>
    </w:p>
    <w:p w14:paraId="00000074" w14:textId="77777777" w:rsidR="00AD72BC" w:rsidRDefault="00557359" w:rsidP="007A4B3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использовать логотипы, фирменное наименование и иные средства индивидуализации Владелец платформы;</w:t>
      </w:r>
    </w:p>
    <w:p w14:paraId="00000075" w14:textId="77777777" w:rsidR="00AD72BC" w:rsidRDefault="00557359" w:rsidP="007A4B3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осуществлять автоматизированный сбор информации посредством ботов, парсеров и иных программных средств;</w:t>
      </w:r>
    </w:p>
    <w:p w14:paraId="00000076" w14:textId="77777777" w:rsidR="00AD72BC" w:rsidRDefault="00557359" w:rsidP="007A4B3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осуществлять декомпиляцию, модификацию, обратное проектирование либо иное исследование программного обеспечения Платформы;</w:t>
      </w:r>
    </w:p>
    <w:p w14:paraId="00000077" w14:textId="77777777" w:rsidR="00AD72BC" w:rsidRDefault="00557359" w:rsidP="007A4B3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использовать объекты интеллектуальной собственности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Владелеца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платформы способами, не предусмотренными настоящим Соглашением.</w:t>
      </w:r>
    </w:p>
    <w:p w14:paraId="00000078" w14:textId="77777777" w:rsidR="00AD72BC" w:rsidRDefault="00557359" w:rsidP="007A4B3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использовать данные Платформы, предложения Партнеров, сведения о ценах, ассортименте, Пользователях либо иных элементах Платформы для создания аналогичных сервисов, баз данных либо конкурентных продуктов.</w:t>
      </w:r>
    </w:p>
    <w:p w14:paraId="00000079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8.4. Нарушение прав интеллектуальной собственности влечет ответственность в соответствии с законодательством Республики Казахстан.</w:t>
      </w:r>
    </w:p>
    <w:p w14:paraId="0000007A" w14:textId="77777777" w:rsidR="00AD72BC" w:rsidRDefault="00AD72BC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B" w14:textId="77777777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ПЕРСОНАЛЬНЫЕ ДАННЫЕ И УВЕДОМЛЕНИЯ</w:t>
      </w:r>
    </w:p>
    <w:p w14:paraId="0000007C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9.1. Обработка персональных данных Пользователя осуществляется в соответствии с законодательством Республики Казахстан, Политикой конфиденциальности и Согласием на обработку персональных данных, размещенными в мобильном приложении.</w:t>
      </w:r>
    </w:p>
    <w:p w14:paraId="0000007D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9.2. Регистрируясь в Платформе и используя ее функционал, Пользователь подтверждает свое согласие на сбор, обработку и хранение персональных данных на условиях, предусмотренных Политикой конфиденциальности.</w:t>
      </w:r>
    </w:p>
    <w:p w14:paraId="0000007E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9.3. Пользователь соглашается на получение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-уведомлений, сервисных сообщений и иных уведомлений, связанных с использованием Платформы, регистрацией, оформлением, оплатой, выдачей, отменой либо возвратом Заказов, а также на получение информационных и маркетинговых сообщений. </w:t>
      </w:r>
    </w:p>
    <w:p w14:paraId="0000007F" w14:textId="77777777" w:rsidR="00AD72BC" w:rsidRDefault="00AD72BC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0" w14:textId="77777777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10. ВЗАИМОДЕЙСТВИЕ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СТОРОН</w:t>
      </w:r>
    </w:p>
    <w:p w14:paraId="00000081" w14:textId="77777777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10.1. Официальное взаимодействие между Сторонами, включая направление претензий, жалоб, уведомлений и ответов на них, осуществляется в электронном виде посредством:</w:t>
      </w:r>
    </w:p>
    <w:p w14:paraId="00000082" w14:textId="19249613" w:rsidR="00AD72BC" w:rsidRDefault="007A4B3D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-</w:t>
      </w:r>
      <w:r w:rsidR="0055735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электронной почты Владельца платформы: </w:t>
      </w:r>
      <w:proofErr w:type="spellStart"/>
      <w:r w:rsidR="00557359">
        <w:rPr>
          <w:rFonts w:ascii="Times New Roman" w:eastAsia="Times New Roman" w:hAnsi="Times New Roman" w:cs="Times New Roman"/>
          <w:color w:val="188038"/>
          <w:sz w:val="24"/>
          <w:szCs w:val="24"/>
          <w:highlight w:val="white"/>
        </w:rPr>
        <w:t>admin@ules.business</w:t>
      </w:r>
      <w:proofErr w:type="spellEnd"/>
      <w:r w:rsidR="00557359">
        <w:rPr>
          <w:rFonts w:ascii="Times New Roman" w:eastAsia="Times New Roman" w:hAnsi="Times New Roman" w:cs="Times New Roman"/>
          <w:sz w:val="24"/>
          <w:szCs w:val="24"/>
          <w:highlight w:val="white"/>
        </w:rPr>
        <w:t>;</w:t>
      </w:r>
    </w:p>
    <w:p w14:paraId="00000083" w14:textId="6B9EBEC6" w:rsidR="00AD72BC" w:rsidRDefault="007A4B3D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lastRenderedPageBreak/>
        <w:t xml:space="preserve">- </w:t>
      </w:r>
      <w:r w:rsidR="0055735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интерактивного функционала службы технической поддержки (внутреннего чата) непосредственно в мобильном приложении </w:t>
      </w:r>
      <w:proofErr w:type="spellStart"/>
      <w:r w:rsidR="00557359">
        <w:rPr>
          <w:rFonts w:ascii="Times New Roman" w:eastAsia="Times New Roman" w:hAnsi="Times New Roman" w:cs="Times New Roman"/>
          <w:sz w:val="24"/>
          <w:szCs w:val="24"/>
          <w:highlight w:val="white"/>
        </w:rPr>
        <w:t>Ules</w:t>
      </w:r>
      <w:proofErr w:type="spellEnd"/>
      <w:r w:rsidR="0055735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или приложении </w:t>
      </w:r>
      <w:proofErr w:type="spellStart"/>
      <w:r w:rsidR="00557359">
        <w:rPr>
          <w:rFonts w:ascii="Times New Roman" w:eastAsia="Times New Roman" w:hAnsi="Times New Roman" w:cs="Times New Roman"/>
          <w:sz w:val="24"/>
          <w:szCs w:val="24"/>
          <w:highlight w:val="white"/>
        </w:rPr>
        <w:t>Ules</w:t>
      </w:r>
      <w:proofErr w:type="spellEnd"/>
      <w:r w:rsidR="0055735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Business.</w:t>
      </w:r>
      <w:r w:rsidR="00AE39D3" w:rsidRPr="00AE3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39D3">
        <w:rPr>
          <w:rFonts w:ascii="Times New Roman" w:eastAsia="Times New Roman" w:hAnsi="Times New Roman" w:cs="Times New Roman"/>
          <w:sz w:val="24"/>
          <w:szCs w:val="24"/>
        </w:rPr>
        <w:t xml:space="preserve">Согласно ст. </w:t>
      </w:r>
      <w:r w:rsidR="00CB6C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25 </w:t>
      </w:r>
      <w:r w:rsidR="00CB6C22" w:rsidRPr="00CB6C22">
        <w:rPr>
          <w:rFonts w:ascii="Times New Roman" w:eastAsia="Times New Roman" w:hAnsi="Times New Roman" w:cs="Times New Roman"/>
          <w:sz w:val="24"/>
          <w:szCs w:val="24"/>
        </w:rPr>
        <w:t>Закон</w:t>
      </w:r>
      <w:r w:rsidR="00CB6C22">
        <w:rPr>
          <w:rFonts w:ascii="Times New Roman" w:eastAsia="Times New Roman" w:hAnsi="Times New Roman" w:cs="Times New Roman"/>
          <w:sz w:val="24"/>
          <w:szCs w:val="24"/>
          <w:lang w:val="ru-RU"/>
        </w:rPr>
        <w:t>у</w:t>
      </w:r>
      <w:r w:rsidR="00CB6C22" w:rsidRPr="00CB6C22">
        <w:rPr>
          <w:rFonts w:ascii="Times New Roman" w:eastAsia="Times New Roman" w:hAnsi="Times New Roman" w:cs="Times New Roman"/>
          <w:sz w:val="24"/>
          <w:szCs w:val="24"/>
        </w:rPr>
        <w:t xml:space="preserve"> РК «О защите прав потребителей»</w:t>
      </w:r>
      <w:r w:rsidR="00AE39D3">
        <w:rPr>
          <w:rFonts w:ascii="Times New Roman" w:eastAsia="Times New Roman" w:hAnsi="Times New Roman" w:cs="Times New Roman"/>
          <w:sz w:val="24"/>
          <w:szCs w:val="24"/>
        </w:rPr>
        <w:t>, информация о товарах предоставляется на казахском и русском языках.</w:t>
      </w:r>
    </w:p>
    <w:p w14:paraId="00000084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Обращения, направленные указанными способами с использованием учетных данных Пользователя или Партнера, признаются Сторонами надлежащими, юридически значимыми и имеющими силу простой электронной подписи.</w:t>
      </w:r>
    </w:p>
    <w:p w14:paraId="00000085" w14:textId="77777777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10.2. Электронные сообщения, отправленные посредством электронной почты, являются электронными документами, равнозначными документам на бумажном носителе, подписанными собственноручной подписью Сторон, порождают у Сторон права и обязанности и могут быть использованы в качестве доказательств в суде.</w:t>
      </w:r>
    </w:p>
    <w:p w14:paraId="00000086" w14:textId="77777777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10.3. Любые файлы, вложенные в электронное сообщение, являются неотъемлемой частью такого сообщения.</w:t>
      </w:r>
    </w:p>
    <w:p w14:paraId="00000087" w14:textId="77777777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10.4. Для оформления претензии Пользователю необходимо:</w:t>
      </w:r>
    </w:p>
    <w:p w14:paraId="00000088" w14:textId="77777777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изложить, в чем заключается претензия;</w:t>
      </w:r>
    </w:p>
    <w:p w14:paraId="00000089" w14:textId="77777777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выбрать желаемый исход разрешения претензии;</w:t>
      </w:r>
    </w:p>
    <w:p w14:paraId="0000008A" w14:textId="77777777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подробно описать обстоятельства, послужившие причиной оформления претензии.</w:t>
      </w:r>
    </w:p>
    <w:p w14:paraId="0000008B" w14:textId="77777777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10.5.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Владелец платформы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вправе запросить у Пользователя дополнительные сведения, документы, фото- и видеоматериалы, необходимые для рассмотрения обращения.</w:t>
      </w:r>
    </w:p>
    <w:p w14:paraId="0000008C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10.6. Владелец платформы рассматривает обращения Пользователей, поступившие по контактным данным, указанным в настоящем Соглашении, и вправе запрашивать дополнительные сведения, документы, фотографии, видеоматериалы, подтверждение оплаты Заказа и иные материалы, необходимые для рассмотрения обращения.</w:t>
      </w:r>
    </w:p>
    <w:p w14:paraId="0000008D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10.7 При поступлении жалоб от Пользователей по вопросам, связанным с исполнением Заказа, Владелец платформы обязуется в течение 24 (двадцати четырех) часов с момента их получения перенаправить соответствующую информацию Партнеру через приложение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Business или иные согласованные каналы связи, а также вправе предоставлять Пользователю ответы и решения, полученные от Партнера по данным вопросам.</w:t>
      </w:r>
    </w:p>
    <w:p w14:paraId="0000008E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10.8. В случае если обращение связано с качеством, безопасностью, составом, комплектностью продукции либо исполнением обязательств Партнёром, Владелец платформы вправе направить соответствующее обращение Партнёру для получения пояснений и подготовки ответа.</w:t>
      </w:r>
    </w:p>
    <w:p w14:paraId="0000008F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10.9. Владелец платформы вправе передавать Пользователю информацию и материалы, полученные от Партнёра в связи с рассмотрением обращения Пользователя.</w:t>
      </w:r>
    </w:p>
    <w:p w14:paraId="00000090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10.10. Непредоставление Пользователем сведений и документов, необходимых для рассмотрения обращения, может являться основанием для оставления обращения без рассмотрения до момента получения соответствующей информации.</w:t>
      </w:r>
    </w:p>
    <w:p w14:paraId="00000091" w14:textId="54956CE6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10.11. Обращения, содержащие оскорбления, угрозы, нецензурную лексику, заведомо ложные сведения либо не позволяющие установить суть обращения, могут быть оставлены </w:t>
      </w:r>
      <w:r w:rsidR="006B67B7">
        <w:rPr>
          <w:rFonts w:ascii="Times New Roman" w:eastAsia="Times New Roman" w:hAnsi="Times New Roman" w:cs="Times New Roman"/>
          <w:sz w:val="24"/>
          <w:szCs w:val="24"/>
        </w:rPr>
        <w:t>Владельцем платформы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без рассмотрения.</w:t>
      </w:r>
    </w:p>
    <w:p w14:paraId="00000092" w14:textId="77777777" w:rsidR="00AD72BC" w:rsidRDefault="00AD72BC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AD72BC" w:rsidRDefault="00557359" w:rsidP="007A4B3D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ФОРС-МАЖОР</w:t>
      </w:r>
    </w:p>
    <w:p w14:paraId="00000094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11.1. Владелец платформы не несет ответственности за полное или частичное неисполнение обязательств по настоящему Соглашению, если такое неисполнение явилось следствием обстоятельств непреодолимой силы (форс-мажора), возникших после принятия Пользователем условий настоящего Соглашения и находящихся вне разумного контроля Владельца платформы.</w:t>
      </w:r>
    </w:p>
    <w:p w14:paraId="00000095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11.2. К обстоятельствам непреодолимой силы относятся, включая, но не ограничиваясь: стихийные бедствия, пожары, наводнения, землетрясения, эпидемии, пандемии, военные действия, террористические акты, массовые беспорядки, забастовки, действия государственных органов, введение ограничительных мер, аварии на объектах связи и электроснабжения, перебои в работе сети Интернет, телекоммуникационных сетей,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платежных систем, банков, дата-центров, облачных сервисов и иных информационных систем, используемых для функционирования Платформы.</w:t>
      </w:r>
    </w:p>
    <w:p w14:paraId="00000096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11.3. В период действия обстоятельств непреодолимой силы Владелец платформы вправе временно ограничить либо приостановить работу мобильного приложения полностью или частично без предварительного уведомления Пользователей.</w:t>
      </w:r>
    </w:p>
    <w:p w14:paraId="00000097" w14:textId="13CA0025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11.4. Возникновение обстоятельств непреодолимой силы не является основанием для привлечения </w:t>
      </w:r>
      <w:r w:rsidR="006B67B7">
        <w:rPr>
          <w:rFonts w:ascii="Times New Roman" w:eastAsia="Times New Roman" w:hAnsi="Times New Roman" w:cs="Times New Roman"/>
          <w:sz w:val="24"/>
          <w:szCs w:val="24"/>
        </w:rPr>
        <w:t>Владельца платформы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 ответственности за невозможность использования Платформы, задержку обработки Заказов, передачи уведомлений либо предоставления отдельных функций мобильного приложения.</w:t>
      </w:r>
    </w:p>
    <w:p w14:paraId="00000098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11.5. После прекращения действия обстоятельств непреодолимой силы Владелец платформы принимает разумные меры для восстановления функционирования мобильного приложения в максимально возможный срок.</w:t>
      </w:r>
    </w:p>
    <w:p w14:paraId="00000099" w14:textId="77777777" w:rsidR="00AD72BC" w:rsidRDefault="00557359" w:rsidP="007A4B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9A" w14:textId="77777777" w:rsidR="00AD72BC" w:rsidRDefault="00557359" w:rsidP="007A4B3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СРОК ДЕЙСТВИЯ СОГЛАШЕНИЯ, ИЗМЕНЕНИЕ УСЛОВИЙ И ПРЕКРАЩЕНИЕ ИСПОЛЬЗОВАНИЯ</w:t>
      </w:r>
    </w:p>
    <w:p w14:paraId="0000009B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12.1. Настоящее Соглашение вступает в силу с момента принятия его условий Пользователем и действует в течение всего периода использования Платформы.</w:t>
      </w:r>
    </w:p>
    <w:p w14:paraId="0000009C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12.2. Владелец платформы вправе в любое время в одностороннем порядке изменять условия настоящего Соглашения.</w:t>
      </w:r>
    </w:p>
    <w:p w14:paraId="0000009D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12.3. Новая редакция Соглашения вступает в силу с момента ее размещения в мобильном приложении, если иной срок не указан Платформой.</w:t>
      </w:r>
    </w:p>
    <w:p w14:paraId="0000009E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12.4. Пользователь обязуется самостоятельно отслеживать изменения условий настоящего Соглашения.</w:t>
      </w:r>
    </w:p>
    <w:p w14:paraId="0000009F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12.5. Продолжение использования Платформы после опубликования новой редакции Соглашения означает согласие Пользователя с внесенными изменениями.</w:t>
      </w:r>
    </w:p>
    <w:p w14:paraId="000000A0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12.6. Пользователь вправе прекратить использование Платформы в любое время путем прекращения использования мобильного приложения и удаления учетной записи в порядке, предусмотренном функционалом Платформы.</w:t>
      </w:r>
    </w:p>
    <w:p w14:paraId="000000A1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12.7. Пользователь вправе отказаться от принятия изменений Соглашения, что означает отказ Пользователя от использования платформы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».</w:t>
      </w:r>
    </w:p>
    <w:p w14:paraId="000000A2" w14:textId="77777777" w:rsidR="00AD72BC" w:rsidRDefault="00AD72BC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3" w14:textId="77777777" w:rsidR="00AD72BC" w:rsidRDefault="00557359" w:rsidP="007A4B3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ЗАКЛЮЧИТЕЛЬНЫЕ ПОЛОЖЕНИЯ</w:t>
      </w:r>
    </w:p>
    <w:p w14:paraId="000000A4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13.1. Настоящее Соглашение регулируется и толкуется в соответствии с законодательством Республики Казахстан.</w:t>
      </w:r>
    </w:p>
    <w:p w14:paraId="000000A5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13.2. Официальным языком настоящего Соглашения является русский язык. </w:t>
      </w:r>
    </w:p>
    <w:p w14:paraId="000000A6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13.3. Все споры и разногласия, возникающие в связи с исполнением настоящего Соглашения, подлежат урегулированию путем переговоров. При недостижении соглашения спор подлежит рассмотрению в порядке, установленном законодательством Республики Казахстан.</w:t>
      </w:r>
    </w:p>
    <w:p w14:paraId="000000A7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13.4. По вопросам использования Платформы Пользователь может обратиться по контактным данным указанным в разделе 14.</w:t>
      </w:r>
    </w:p>
    <w:p w14:paraId="000000A8" w14:textId="77777777" w:rsidR="00AD72BC" w:rsidRDefault="00AD72BC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AD72BC" w:rsidRDefault="00557359" w:rsidP="007A4B3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РЕКВИЗИТЫ ВЛАДЕЛЬЦА ПЛАТФОРМЫ</w:t>
      </w:r>
    </w:p>
    <w:p w14:paraId="000000AA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Наименование: ТОО «КАДКАЗ»</w:t>
      </w:r>
    </w:p>
    <w:p w14:paraId="000000AB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БИН: 260440025903</w:t>
      </w:r>
    </w:p>
    <w:p w14:paraId="000000AC" w14:textId="77777777" w:rsidR="00AD72BC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Адрес: Казахстан, г. Астана, район Нура, Жилой Массив Комсомольский, ул.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Жубан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Ана, дом 8, квартира 7.</w:t>
      </w:r>
    </w:p>
    <w:p w14:paraId="000000AD" w14:textId="77777777" w:rsidR="00AD72BC" w:rsidRPr="003F69DA" w:rsidRDefault="00557359" w:rsidP="007A4B3D">
      <w:pPr>
        <w:tabs>
          <w:tab w:val="left" w:pos="110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57359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Pr="003F69DA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557359">
        <w:rPr>
          <w:rFonts w:ascii="Times New Roman" w:eastAsia="Times New Roman" w:hAnsi="Times New Roman" w:cs="Times New Roman"/>
          <w:sz w:val="24"/>
          <w:szCs w:val="24"/>
          <w:lang w:val="en-US"/>
        </w:rPr>
        <w:t>mail</w:t>
      </w:r>
      <w:r w:rsidRPr="003F69D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hyperlink r:id="rId5">
        <w:r w:rsidRPr="0055735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admin</w:t>
        </w:r>
        <w:r w:rsidRPr="003F69D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>@</w:t>
        </w:r>
        <w:r w:rsidRPr="0055735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ules</w:t>
        </w:r>
        <w:r w:rsidRPr="003F69D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>.</w:t>
        </w:r>
        <w:r w:rsidRPr="0055735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business</w:t>
        </w:r>
      </w:hyperlink>
    </w:p>
    <w:p w14:paraId="000000AE" w14:textId="77777777" w:rsidR="00AD72BC" w:rsidRPr="003F69DA" w:rsidRDefault="00557359" w:rsidP="007A4B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Телефон</w:t>
      </w:r>
      <w:r w:rsidRPr="003F69D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Pr="003F69DA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__________</w:t>
      </w:r>
    </w:p>
    <w:p w14:paraId="000000AF" w14:textId="77777777" w:rsidR="00AD72BC" w:rsidRPr="003F69DA" w:rsidRDefault="00AD72B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sectPr w:rsidR="00AD72BC" w:rsidRPr="003F69DA" w:rsidSect="007A4B3D">
      <w:pgSz w:w="11906" w:h="16838"/>
      <w:pgMar w:top="1134" w:right="1133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4E627EA9-17F0-4599-A185-0F7418BA1F96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A49AEB13-BAEA-4A95-BFE8-8657B6FB01F2}"/>
    <w:embedBold r:id="rId3" w:fontKey="{B71400FE-BA57-4DA8-8E48-FE53842EC89D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512FD845-1DB1-4D82-AC83-66E010200DD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53FA2CCF-3A44-4D17-9B8F-D9836D1D60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8403A"/>
    <w:multiLevelType w:val="multilevel"/>
    <w:tmpl w:val="63D68B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7A546D"/>
    <w:multiLevelType w:val="multilevel"/>
    <w:tmpl w:val="3022F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2E2F21"/>
    <w:multiLevelType w:val="multilevel"/>
    <w:tmpl w:val="9B929D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556C1B"/>
    <w:multiLevelType w:val="multilevel"/>
    <w:tmpl w:val="3C6C8A26"/>
    <w:lvl w:ilvl="0">
      <w:start w:val="1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E002DEB"/>
    <w:multiLevelType w:val="multilevel"/>
    <w:tmpl w:val="A1CCA2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55302E"/>
    <w:multiLevelType w:val="multilevel"/>
    <w:tmpl w:val="21FC02A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8883ACA"/>
    <w:multiLevelType w:val="multilevel"/>
    <w:tmpl w:val="397811E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6"/>
  </w:num>
  <w:num w:numId="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Пользователь">
    <w15:presenceInfo w15:providerId="None" w15:userId="Пользователь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2BC"/>
    <w:rsid w:val="003F69DA"/>
    <w:rsid w:val="00557359"/>
    <w:rsid w:val="006B67B7"/>
    <w:rsid w:val="007A4B3D"/>
    <w:rsid w:val="00AD72BC"/>
    <w:rsid w:val="00AE39D3"/>
    <w:rsid w:val="00CB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2711A"/>
  <w15:docId w15:val="{4A4FE2A5-CDDC-4432-9B47-E7A19982B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9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min@ules.business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4501</Words>
  <Characters>25657</Characters>
  <Application>Microsoft Office Word</Application>
  <DocSecurity>0</DocSecurity>
  <Lines>213</Lines>
  <Paragraphs>60</Paragraphs>
  <ScaleCrop>false</ScaleCrop>
  <Company/>
  <LinksUpToDate>false</LinksUpToDate>
  <CharactersWithSpaces>30098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12</cp:revision>
  <dcterms:created xsi:type="dcterms:W3CDTF">2026-06-22T10:10:00Z</dcterms:created>
  <dcterms:modified xsi:type="dcterms:W3CDTF">2026-06-22T12:20:00Z</dcterms:modified>
</cp:coreProperties>
</file>